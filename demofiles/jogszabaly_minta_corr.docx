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3BB67" w14:textId="77777777" w:rsidR="00605138" w:rsidRPr="00605138" w:rsidRDefault="00605138" w:rsidP="006A1C58">
      <w:pPr>
        <w:rPr>
          <w:rFonts w:ascii="Times New Roman" w:hAnsi="Times New Roman" w:cs="Times New Roman"/>
          <w:sz w:val="24"/>
          <w:szCs w:val="24"/>
        </w:rPr>
      </w:pPr>
    </w:p>
    <w:p w14:paraId="57F991CA" w14:textId="61915918" w:rsidR="00605138" w:rsidRPr="00605138" w:rsidRDefault="00605138" w:rsidP="00605138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5138">
        <w:rPr>
          <w:rFonts w:ascii="Times New Roman" w:hAnsi="Times New Roman" w:cs="Times New Roman"/>
          <w:b/>
          <w:bCs/>
          <w:sz w:val="24"/>
          <w:szCs w:val="24"/>
        </w:rPr>
        <w:t>111/20</w:t>
      </w:r>
      <w:r w:rsidR="000B075F">
        <w:rPr>
          <w:rFonts w:ascii="Times New Roman" w:hAnsi="Times New Roman" w:cs="Times New Roman"/>
          <w:b/>
          <w:bCs/>
          <w:sz w:val="24"/>
          <w:szCs w:val="24"/>
        </w:rPr>
        <w:t>26</w:t>
      </w:r>
      <w:r w:rsidRPr="00605138">
        <w:rPr>
          <w:rFonts w:ascii="Times New Roman" w:hAnsi="Times New Roman" w:cs="Times New Roman"/>
          <w:b/>
          <w:bCs/>
          <w:sz w:val="24"/>
          <w:szCs w:val="24"/>
        </w:rPr>
        <w:t>. (I. 22.) Korm. rendelet</w:t>
      </w:r>
    </w:p>
    <w:p w14:paraId="1C5AD9DC" w14:textId="77777777" w:rsidR="00605138" w:rsidRPr="00605138" w:rsidRDefault="00605138" w:rsidP="00605138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64A0D7" w14:textId="77777777" w:rsidR="00605138" w:rsidRPr="00605138" w:rsidRDefault="00605138" w:rsidP="00605138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5138">
        <w:rPr>
          <w:rFonts w:ascii="Times New Roman" w:hAnsi="Times New Roman" w:cs="Times New Roman"/>
          <w:b/>
          <w:bCs/>
          <w:sz w:val="24"/>
          <w:szCs w:val="24"/>
        </w:rPr>
        <w:t>az útdíjbevételek központi költségvetésbe történő befizetésének rendjéről</w:t>
      </w:r>
    </w:p>
    <w:p w14:paraId="037B42BC" w14:textId="77777777" w:rsidR="00605138" w:rsidRPr="00605138" w:rsidRDefault="00605138" w:rsidP="00605138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BBC59E" w14:textId="714B46CF" w:rsidR="00605138" w:rsidRPr="00605138" w:rsidRDefault="00605138" w:rsidP="00605138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5138">
        <w:rPr>
          <w:rFonts w:ascii="Times New Roman" w:hAnsi="Times New Roman" w:cs="Times New Roman"/>
          <w:sz w:val="24"/>
          <w:szCs w:val="24"/>
        </w:rPr>
        <w:t xml:space="preserve">A Kormány </w:t>
      </w:r>
      <w:ins w:id="0" w:author="Leskó János dr." w:date="2026-02-15T12:13:00Z" w16du:dateUtc="2026-02-15T11:13:00Z">
        <w:r w:rsidR="00DA7201" w:rsidRPr="00DA7201">
          <w:rPr>
            <w:rFonts w:ascii="Times New Roman" w:hAnsi="Times New Roman" w:cs="Times New Roman"/>
            <w:sz w:val="24"/>
            <w:szCs w:val="24"/>
          </w:rPr>
          <w:t>a [</w:t>
        </w:r>
        <w:proofErr w:type="gramStart"/>
        <w:r w:rsidR="00DA7201" w:rsidRPr="00DA7201">
          <w:rPr>
            <w:rFonts w:ascii="Times New Roman" w:hAnsi="Times New Roman" w:cs="Times New Roman"/>
            <w:sz w:val="24"/>
            <w:szCs w:val="24"/>
          </w:rPr>
          <w:t>* ]</w:t>
        </w:r>
        <w:proofErr w:type="gramEnd"/>
        <w:r w:rsidR="00DA7201" w:rsidRPr="00DA7201">
          <w:rPr>
            <w:rFonts w:ascii="Times New Roman" w:hAnsi="Times New Roman" w:cs="Times New Roman"/>
            <w:sz w:val="24"/>
            <w:szCs w:val="24"/>
          </w:rPr>
          <w:t xml:space="preserve"> szóló [*]. évi [*]. törvény [*]. § [*] bekezdés [*] pontjában kapott felhatalmazás alapján, </w:t>
        </w:r>
      </w:ins>
      <w:r w:rsidRPr="00605138">
        <w:rPr>
          <w:rFonts w:ascii="Times New Roman" w:hAnsi="Times New Roman" w:cs="Times New Roman"/>
          <w:sz w:val="24"/>
          <w:szCs w:val="24"/>
        </w:rPr>
        <w:t xml:space="preserve">az </w:t>
      </w:r>
      <w:commentRangeStart w:id="1"/>
      <w:r w:rsidRPr="00605138">
        <w:rPr>
          <w:rFonts w:ascii="Times New Roman" w:hAnsi="Times New Roman" w:cs="Times New Roman"/>
          <w:sz w:val="24"/>
          <w:szCs w:val="24"/>
        </w:rPr>
        <w:t>Alaptörvény 15. cikk (1) bekezdésében</w:t>
      </w:r>
      <w:commentRangeEnd w:id="1"/>
      <w:r w:rsidR="00DA7201">
        <w:rPr>
          <w:rStyle w:val="CommentReference"/>
        </w:rPr>
        <w:commentReference w:id="1"/>
      </w:r>
      <w:r w:rsidRPr="00605138">
        <w:rPr>
          <w:rFonts w:ascii="Times New Roman" w:hAnsi="Times New Roman" w:cs="Times New Roman"/>
          <w:sz w:val="24"/>
          <w:szCs w:val="24"/>
        </w:rPr>
        <w:t xml:space="preserve"> meghatározott feladatkörében eljárva a következőket rendeli el:</w:t>
      </w:r>
    </w:p>
    <w:p w14:paraId="00991565" w14:textId="77777777" w:rsidR="00605138" w:rsidRDefault="00605138" w:rsidP="00605138">
      <w:pPr>
        <w:spacing w:after="0" w:line="276" w:lineRule="auto"/>
        <w:contextualSpacing/>
        <w:jc w:val="both"/>
        <w:rPr>
          <w:ins w:id="2" w:author="Leskó János dr." w:date="2026-02-15T12:13:00Z" w16du:dateUtc="2026-02-15T11:13:00Z"/>
          <w:rFonts w:ascii="Times New Roman" w:hAnsi="Times New Roman" w:cs="Times New Roman"/>
          <w:sz w:val="24"/>
          <w:szCs w:val="24"/>
        </w:rPr>
      </w:pPr>
    </w:p>
    <w:p w14:paraId="16065CC2" w14:textId="1EBA8A90" w:rsidR="00DA7201" w:rsidRPr="00DA7201" w:rsidRDefault="00DA7201">
      <w:pPr>
        <w:pStyle w:val="ListParagraph"/>
        <w:numPr>
          <w:ilvl w:val="0"/>
          <w:numId w:val="6"/>
        </w:numPr>
        <w:spacing w:after="0" w:line="276" w:lineRule="auto"/>
        <w:jc w:val="both"/>
        <w:rPr>
          <w:ins w:id="3" w:author="Leskó János dr." w:date="2026-02-15T12:14:00Z" w16du:dateUtc="2026-02-15T11:14:00Z"/>
          <w:rFonts w:ascii="Times New Roman" w:hAnsi="Times New Roman" w:cs="Times New Roman"/>
          <w:sz w:val="24"/>
          <w:szCs w:val="24"/>
          <w:rPrChange w:id="4" w:author="Leskó János dr." w:date="2026-02-15T12:14:00Z" w16du:dateUtc="2026-02-15T11:14:00Z">
            <w:rPr>
              <w:ins w:id="5" w:author="Leskó János dr." w:date="2026-02-15T12:14:00Z" w16du:dateUtc="2026-02-15T11:14:00Z"/>
            </w:rPr>
          </w:rPrChange>
        </w:rPr>
        <w:pPrChange w:id="6" w:author="Leskó János dr." w:date="2026-02-15T12:14:00Z" w16du:dateUtc="2026-02-15T11:14:00Z">
          <w:pPr>
            <w:spacing w:after="0" w:line="276" w:lineRule="auto"/>
            <w:contextualSpacing/>
            <w:jc w:val="both"/>
          </w:pPr>
        </w:pPrChange>
      </w:pPr>
      <w:commentRangeStart w:id="7"/>
      <w:ins w:id="8" w:author="Leskó János dr." w:date="2026-02-15T12:14:00Z" w16du:dateUtc="2026-02-15T11:14:00Z">
        <w:r>
          <w:rPr>
            <w:rFonts w:ascii="Times New Roman" w:hAnsi="Times New Roman" w:cs="Times New Roman"/>
            <w:sz w:val="24"/>
            <w:szCs w:val="24"/>
          </w:rPr>
          <w:t>[*]</w:t>
        </w:r>
        <w:commentRangeEnd w:id="7"/>
        <w:r w:rsidR="005946D9">
          <w:rPr>
            <w:rStyle w:val="CommentReference"/>
          </w:rPr>
          <w:commentReference w:id="7"/>
        </w:r>
      </w:ins>
    </w:p>
    <w:p w14:paraId="01D2AF91" w14:textId="77777777" w:rsidR="00DA7201" w:rsidRPr="00605138" w:rsidRDefault="00DA7201" w:rsidP="00605138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BD672C0" w14:textId="321F438B" w:rsidR="00605138" w:rsidRPr="00605138" w:rsidRDefault="00605138" w:rsidP="00605138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5138">
        <w:rPr>
          <w:rFonts w:ascii="Times New Roman" w:hAnsi="Times New Roman" w:cs="Times New Roman"/>
          <w:sz w:val="24"/>
          <w:szCs w:val="24"/>
        </w:rPr>
        <w:t xml:space="preserve">1. § (1) A </w:t>
      </w:r>
      <w:ins w:id="9" w:author="Leskó János dr." w:date="2026-02-15T12:15:00Z" w16du:dateUtc="2026-02-15T11:15:00Z">
        <w:r w:rsidR="00894084" w:rsidRPr="00894084">
          <w:rPr>
            <w:rFonts w:ascii="Times New Roman" w:hAnsi="Times New Roman" w:cs="Times New Roman"/>
            <w:sz w:val="24"/>
            <w:szCs w:val="24"/>
          </w:rPr>
          <w:t xml:space="preserve">közúti közlekedésről szóló 1988. évi I. törvényben (a továbbiakban: Kkt.) </w:t>
        </w:r>
      </w:ins>
      <w:commentRangeStart w:id="10"/>
      <w:r w:rsidRPr="00605138">
        <w:rPr>
          <w:rFonts w:ascii="Times New Roman" w:hAnsi="Times New Roman" w:cs="Times New Roman"/>
          <w:sz w:val="24"/>
          <w:szCs w:val="24"/>
        </w:rPr>
        <w:t>Kkt.-ben</w:t>
      </w:r>
      <w:commentRangeEnd w:id="10"/>
      <w:r w:rsidR="00894084">
        <w:rPr>
          <w:rStyle w:val="CommentReference"/>
        </w:rPr>
        <w:commentReference w:id="10"/>
      </w:r>
      <w:r w:rsidRPr="00605138">
        <w:rPr>
          <w:rFonts w:ascii="Times New Roman" w:hAnsi="Times New Roman" w:cs="Times New Roman"/>
          <w:sz w:val="24"/>
          <w:szCs w:val="24"/>
        </w:rPr>
        <w:t xml:space="preserve"> meghatározott útdíjszolgáltatási gazdasági társaság (a továbbiakban: útdíjszolgáltatási gazdasági társaság) a hozzá a tárgyhónapban beérkező úthasználati díjakról, pótdíjakról és egyéb eljárási jellegű díjakról (a továbbiakban együtt: bevétel) a tárgyhónapot követő hónap utolsó napjáig, ha az munkaszüneti napra esik, az azt követő első munkanapig adatot szolgáltat az útdíjfizetésért felelős miniszter (a továbbiakban: </w:t>
      </w:r>
      <w:commentRangeStart w:id="11"/>
      <w:del w:id="12" w:author="Leskó János dr." w:date="2026-02-15T12:16:00Z" w16du:dateUtc="2026-02-15T11:16:00Z">
        <w:r w:rsidRPr="00605138" w:rsidDel="0009422C">
          <w:rPr>
            <w:rFonts w:ascii="Times New Roman" w:hAnsi="Times New Roman" w:cs="Times New Roman"/>
            <w:sz w:val="24"/>
            <w:szCs w:val="24"/>
          </w:rPr>
          <w:delText>a</w:delText>
        </w:r>
      </w:del>
      <w:commentRangeEnd w:id="11"/>
      <w:r w:rsidR="0009422C">
        <w:rPr>
          <w:rStyle w:val="CommentReference"/>
        </w:rPr>
        <w:commentReference w:id="11"/>
      </w:r>
      <w:del w:id="13" w:author="Leskó János dr." w:date="2026-02-15T12:16:00Z" w16du:dateUtc="2026-02-15T11:16:00Z">
        <w:r w:rsidRPr="00605138" w:rsidDel="0009422C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  <w:r w:rsidRPr="00605138">
        <w:rPr>
          <w:rFonts w:ascii="Times New Roman" w:hAnsi="Times New Roman" w:cs="Times New Roman"/>
          <w:sz w:val="24"/>
          <w:szCs w:val="24"/>
        </w:rPr>
        <w:t>miniszter) részére.</w:t>
      </w:r>
    </w:p>
    <w:p w14:paraId="3CFCE5ED" w14:textId="77777777" w:rsidR="00605138" w:rsidRPr="00605138" w:rsidRDefault="00605138" w:rsidP="00605138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5138">
        <w:rPr>
          <w:rFonts w:ascii="Times New Roman" w:hAnsi="Times New Roman" w:cs="Times New Roman"/>
          <w:sz w:val="24"/>
          <w:szCs w:val="24"/>
        </w:rPr>
        <w:t xml:space="preserve">(2) Az adatszolgáltatásban a Kkt. 47. § 38. pontjában foglaltaknak megfelelően az útdíjszolgáltatási gazdasági társaság tételesen </w:t>
      </w:r>
    </w:p>
    <w:p w14:paraId="4D0D8096" w14:textId="77777777" w:rsidR="00605138" w:rsidRPr="00605138" w:rsidRDefault="00605138" w:rsidP="00605138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5138">
        <w:rPr>
          <w:rFonts w:ascii="Times New Roman" w:hAnsi="Times New Roman" w:cs="Times New Roman"/>
          <w:sz w:val="24"/>
          <w:szCs w:val="24"/>
        </w:rPr>
        <w:t>a) kimutatja a tárgyhónapban beszedett teljes bevételt,</w:t>
      </w:r>
    </w:p>
    <w:p w14:paraId="1A0AE797" w14:textId="77777777" w:rsidR="00605138" w:rsidRPr="00605138" w:rsidRDefault="00605138" w:rsidP="00605138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5138">
        <w:rPr>
          <w:rFonts w:ascii="Times New Roman" w:hAnsi="Times New Roman" w:cs="Times New Roman"/>
          <w:sz w:val="24"/>
          <w:szCs w:val="24"/>
        </w:rPr>
        <w:t>b) a jogszabályban kijelölt tulajdonosi joggyakorló által elfogadott éves üzleti tervében meghatározott működési költségek tárgyhavi átalányösszegét,</w:t>
      </w:r>
    </w:p>
    <w:p w14:paraId="2F635151" w14:textId="77777777" w:rsidR="00605138" w:rsidRPr="00605138" w:rsidRDefault="00605138" w:rsidP="00605138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5138">
        <w:rPr>
          <w:rFonts w:ascii="Times New Roman" w:hAnsi="Times New Roman" w:cs="Times New Roman"/>
          <w:sz w:val="24"/>
          <w:szCs w:val="24"/>
        </w:rPr>
        <w:t>c) a tárgyhónapban a használatidíj-szedéssel összefüggésben keletkezett észszerű nyereségének összegét,</w:t>
      </w:r>
    </w:p>
    <w:p w14:paraId="10335284" w14:textId="34BD51B6" w:rsidR="00605138" w:rsidRPr="00605138" w:rsidRDefault="00605138" w:rsidP="00605138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5138">
        <w:rPr>
          <w:rFonts w:ascii="Times New Roman" w:hAnsi="Times New Roman" w:cs="Times New Roman"/>
          <w:sz w:val="24"/>
          <w:szCs w:val="24"/>
        </w:rPr>
        <w:t xml:space="preserve">d) a tárgyhónapban beszedett teljes bevétellel összefüggésben felmerült költségeknek az útdíjszolgáltatási gazdasági társaság által a tárgyhónapban </w:t>
      </w:r>
      <w:proofErr w:type="spellStart"/>
      <w:r w:rsidRPr="00605138">
        <w:rPr>
          <w:rFonts w:ascii="Times New Roman" w:hAnsi="Times New Roman" w:cs="Times New Roman"/>
          <w:sz w:val="24"/>
          <w:szCs w:val="24"/>
        </w:rPr>
        <w:t>tényszerűen</w:t>
      </w:r>
      <w:proofErr w:type="spellEnd"/>
      <w:r w:rsidRPr="00605138">
        <w:rPr>
          <w:rFonts w:ascii="Times New Roman" w:hAnsi="Times New Roman" w:cs="Times New Roman"/>
          <w:sz w:val="24"/>
          <w:szCs w:val="24"/>
        </w:rPr>
        <w:t xml:space="preserve"> megfizetett összegét</w:t>
      </w:r>
      <w:del w:id="14" w:author="Leskó János dr." w:date="2026-02-15T12:18:00Z" w16du:dateUtc="2026-02-15T11:18:00Z">
        <w:r w:rsidRPr="00605138" w:rsidDel="0009422C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  <w:commentRangeStart w:id="15"/>
      <w:del w:id="16" w:author="Leskó János dr." w:date="2026-02-15T12:17:00Z" w16du:dateUtc="2026-02-15T11:17:00Z">
        <w:r w:rsidRPr="00605138" w:rsidDel="0009422C">
          <w:rPr>
            <w:rFonts w:ascii="Times New Roman" w:hAnsi="Times New Roman" w:cs="Times New Roman"/>
            <w:sz w:val="24"/>
            <w:szCs w:val="24"/>
          </w:rPr>
          <w:delText>(pl.</w:delText>
        </w:r>
      </w:del>
      <w:commentRangeEnd w:id="15"/>
      <w:r w:rsidR="0009422C">
        <w:rPr>
          <w:rStyle w:val="CommentReference"/>
        </w:rPr>
        <w:commentReference w:id="15"/>
      </w:r>
      <w:del w:id="17" w:author="Leskó János dr." w:date="2026-02-15T12:18:00Z" w16du:dateUtc="2026-02-15T11:18:00Z">
        <w:r w:rsidRPr="00605138" w:rsidDel="0009422C">
          <w:rPr>
            <w:rFonts w:ascii="Times New Roman" w:hAnsi="Times New Roman" w:cs="Times New Roman"/>
            <w:sz w:val="24"/>
            <w:szCs w:val="24"/>
          </w:rPr>
          <w:delText xml:space="preserve"> jutalék, költségátalány, szolgáltatási díj)</w:delText>
        </w:r>
      </w:del>
      <w:r w:rsidRPr="00605138">
        <w:rPr>
          <w:rFonts w:ascii="Times New Roman" w:hAnsi="Times New Roman" w:cs="Times New Roman"/>
          <w:sz w:val="24"/>
          <w:szCs w:val="24"/>
        </w:rPr>
        <w:t>,</w:t>
      </w:r>
      <w:ins w:id="18" w:author="Leskó János dr." w:date="2026-02-15T12:19:00Z" w16du:dateUtc="2026-02-15T11:19:00Z">
        <w:r w:rsidR="0009422C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09422C" w:rsidRPr="0009422C">
          <w:rPr>
            <w:rFonts w:ascii="Times New Roman" w:hAnsi="Times New Roman" w:cs="Times New Roman"/>
            <w:sz w:val="24"/>
            <w:szCs w:val="24"/>
          </w:rPr>
          <w:t>így különösen a jutalékot, a költségátalányt és a szolgáltatási díjat,</w:t>
        </w:r>
      </w:ins>
    </w:p>
    <w:p w14:paraId="1BF14D60" w14:textId="77777777" w:rsidR="00605138" w:rsidRPr="00605138" w:rsidRDefault="00605138" w:rsidP="00605138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5138">
        <w:rPr>
          <w:rFonts w:ascii="Times New Roman" w:hAnsi="Times New Roman" w:cs="Times New Roman"/>
          <w:sz w:val="24"/>
          <w:szCs w:val="24"/>
        </w:rPr>
        <w:t xml:space="preserve">e) azokat a tárgyhavi költségeket, amelyeket azon vagyontárgyakra fordított, amelyek vonatkozásában </w:t>
      </w:r>
    </w:p>
    <w:p w14:paraId="133210ED" w14:textId="77777777" w:rsidR="00605138" w:rsidRPr="00605138" w:rsidRDefault="00605138" w:rsidP="00605138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5138">
        <w:rPr>
          <w:rFonts w:ascii="Times New Roman" w:hAnsi="Times New Roman" w:cs="Times New Roman"/>
          <w:sz w:val="24"/>
          <w:szCs w:val="24"/>
        </w:rPr>
        <w:t>jogszabály kijelölése alapján gyakorolja a tulajdonosi jogok és kötelezettségek összességét.</w:t>
      </w:r>
    </w:p>
    <w:p w14:paraId="02C01EA8" w14:textId="7B40A525" w:rsidR="00605138" w:rsidRPr="00605138" w:rsidRDefault="00605138" w:rsidP="00605138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5138">
        <w:rPr>
          <w:rFonts w:ascii="Times New Roman" w:hAnsi="Times New Roman" w:cs="Times New Roman"/>
          <w:sz w:val="24"/>
          <w:szCs w:val="24"/>
        </w:rPr>
        <w:t xml:space="preserve">(3) A </w:t>
      </w:r>
      <w:commentRangeStart w:id="19"/>
      <w:del w:id="20" w:author="Leskó János dr." w:date="2026-02-15T13:01:00Z" w16du:dateUtc="2026-02-15T12:01:00Z">
        <w:r w:rsidRPr="00605138" w:rsidDel="00965422">
          <w:rPr>
            <w:rFonts w:ascii="Times New Roman" w:hAnsi="Times New Roman" w:cs="Times New Roman"/>
            <w:sz w:val="24"/>
            <w:szCs w:val="24"/>
          </w:rPr>
          <w:delText xml:space="preserve">közlekedésért felelős </w:delText>
        </w:r>
      </w:del>
      <w:commentRangeEnd w:id="19"/>
      <w:r w:rsidR="00673437">
        <w:rPr>
          <w:rStyle w:val="CommentReference"/>
        </w:rPr>
        <w:commentReference w:id="19"/>
      </w:r>
      <w:r w:rsidRPr="00605138">
        <w:rPr>
          <w:rFonts w:ascii="Times New Roman" w:hAnsi="Times New Roman" w:cs="Times New Roman"/>
          <w:sz w:val="24"/>
          <w:szCs w:val="24"/>
        </w:rPr>
        <w:t xml:space="preserve">miniszter a (4) bekezdés szerinti adatszolgáltatás alapján számlát állít ki az útdíjszolgáltatási társaság részére legkésőbb az adatszolgáltatás kézhezvételét követő hónap ötödik munkanapjáig a tárgyhavi bevételnek a (2) bekezdés </w:t>
      </w:r>
      <w:proofErr w:type="gramStart"/>
      <w:r w:rsidRPr="00605138">
        <w:rPr>
          <w:rFonts w:ascii="Times New Roman" w:hAnsi="Times New Roman" w:cs="Times New Roman"/>
          <w:sz w:val="24"/>
          <w:szCs w:val="24"/>
        </w:rPr>
        <w:t>b)–</w:t>
      </w:r>
      <w:proofErr w:type="gramEnd"/>
      <w:r w:rsidRPr="00605138">
        <w:rPr>
          <w:rFonts w:ascii="Times New Roman" w:hAnsi="Times New Roman" w:cs="Times New Roman"/>
          <w:sz w:val="24"/>
          <w:szCs w:val="24"/>
        </w:rPr>
        <w:t xml:space="preserve">d) </w:t>
      </w:r>
      <w:commentRangeStart w:id="21"/>
      <w:del w:id="22" w:author="Leskó János dr." w:date="2026-02-15T13:01:00Z" w16du:dateUtc="2026-02-15T12:01:00Z">
        <w:r w:rsidRPr="00605138" w:rsidDel="00F26E81">
          <w:rPr>
            <w:rFonts w:ascii="Times New Roman" w:hAnsi="Times New Roman" w:cs="Times New Roman"/>
            <w:sz w:val="24"/>
            <w:szCs w:val="24"/>
          </w:rPr>
          <w:delText>pontjaiban</w:delText>
        </w:r>
      </w:del>
      <w:commentRangeEnd w:id="21"/>
      <w:r w:rsidR="001059DB">
        <w:rPr>
          <w:rStyle w:val="CommentReference"/>
        </w:rPr>
        <w:commentReference w:id="21"/>
      </w:r>
      <w:del w:id="23" w:author="Leskó János dr." w:date="2026-02-15T13:01:00Z" w16du:dateUtc="2026-02-15T12:01:00Z">
        <w:r w:rsidRPr="00605138" w:rsidDel="00F26E81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  <w:ins w:id="24" w:author="Leskó János dr." w:date="2026-02-15T13:01:00Z" w16du:dateUtc="2026-02-15T12:01:00Z">
        <w:r w:rsidR="00F26E81">
          <w:rPr>
            <w:rFonts w:ascii="Times New Roman" w:hAnsi="Times New Roman" w:cs="Times New Roman"/>
            <w:sz w:val="24"/>
            <w:szCs w:val="24"/>
          </w:rPr>
          <w:t xml:space="preserve"> pontjában </w:t>
        </w:r>
      </w:ins>
      <w:r w:rsidRPr="00605138">
        <w:rPr>
          <w:rFonts w:ascii="Times New Roman" w:hAnsi="Times New Roman" w:cs="Times New Roman"/>
          <w:sz w:val="24"/>
          <w:szCs w:val="24"/>
        </w:rPr>
        <w:t xml:space="preserve">meghatározottakkal csökkentett összegéről. Az útdíjszolgáltatási gazdasági társaság a kiállított számla alapján, legkésőbb a számla kiállítását követő ötödik munkanapon befizetést teljesít a számlán feltüntetett, a Magyar Államkincstárnál vezetett kincstári számlák javára. Az általános forgalmi adó összegének átutalásakor az útdíjszolgáltatási gazdasági társaság feltünteti a </w:t>
      </w:r>
      <w:commentRangeStart w:id="25"/>
      <w:del w:id="26" w:author="Leskó János dr." w:date="2026-02-15T13:50:00Z" w16du:dateUtc="2026-02-15T12:50:00Z">
        <w:r w:rsidRPr="00605138" w:rsidDel="00464B58">
          <w:rPr>
            <w:rFonts w:ascii="Times New Roman" w:hAnsi="Times New Roman" w:cs="Times New Roman"/>
            <w:sz w:val="24"/>
            <w:szCs w:val="24"/>
          </w:rPr>
          <w:delText>miniszter</w:delText>
        </w:r>
        <w:commentRangeEnd w:id="25"/>
        <w:r w:rsidR="0082773D" w:rsidDel="00464B58">
          <w:rPr>
            <w:rStyle w:val="CommentReference"/>
          </w:rPr>
          <w:commentReference w:id="25"/>
        </w:r>
        <w:r w:rsidRPr="00605138" w:rsidDel="00464B58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  <w:ins w:id="27" w:author="Leskó János dr." w:date="2026-02-15T13:48:00Z" w16du:dateUtc="2026-02-15T12:48:00Z">
        <w:r w:rsidR="0082773D" w:rsidRPr="0082773D">
          <w:rPr>
            <w:rFonts w:ascii="Times New Roman" w:hAnsi="Times New Roman" w:cs="Times New Roman"/>
            <w:sz w:val="24"/>
            <w:szCs w:val="24"/>
          </w:rPr>
          <w:t xml:space="preserve">által vezetett minisztérium </w:t>
        </w:r>
      </w:ins>
      <w:r w:rsidRPr="00605138">
        <w:rPr>
          <w:rFonts w:ascii="Times New Roman" w:hAnsi="Times New Roman" w:cs="Times New Roman"/>
          <w:sz w:val="24"/>
          <w:szCs w:val="24"/>
        </w:rPr>
        <w:t>adószámát.</w:t>
      </w:r>
    </w:p>
    <w:p w14:paraId="1F64BC3E" w14:textId="77777777" w:rsidR="00605138" w:rsidRPr="00605138" w:rsidRDefault="00605138" w:rsidP="00605138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5138">
        <w:rPr>
          <w:rFonts w:ascii="Times New Roman" w:hAnsi="Times New Roman" w:cs="Times New Roman"/>
          <w:sz w:val="24"/>
          <w:szCs w:val="24"/>
        </w:rPr>
        <w:t>(4) Az általános forgalmi adó tekintetében az állami adóhatóság felé a bevallás megtételéről a közlekedésért felelős miniszter gondoskodik, a befizetést az útdíjszolgáltatási társaság teljesíti a (3) bekezdésben foglaltak szerint.</w:t>
      </w:r>
    </w:p>
    <w:p w14:paraId="76966C9E" w14:textId="77777777" w:rsidR="00605138" w:rsidRPr="00605138" w:rsidRDefault="00605138" w:rsidP="00605138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5138">
        <w:rPr>
          <w:rFonts w:ascii="Times New Roman" w:hAnsi="Times New Roman" w:cs="Times New Roman"/>
          <w:sz w:val="24"/>
          <w:szCs w:val="24"/>
        </w:rPr>
        <w:lastRenderedPageBreak/>
        <w:t>(5) Az útdíjszolgáltatási gazdasági társaság a kiállított bizonylat végösszegének pénzügyi teljesítéséről az átutalást igazoló bizonylat általa ellenjegyzett másolatát (a továbbiakban: másolat) megküldi a miniszter részére. A Magyar Államkincstár a számlakivonat megküldésével tájékoztatást ad az útdíjszolgáltatási gazdasági társaság részére a kiállított számla összegének beérkezéséről.</w:t>
      </w:r>
    </w:p>
    <w:p w14:paraId="03D1CEEE" w14:textId="24F9E0A2" w:rsidR="00605138" w:rsidRDefault="00605138" w:rsidP="00605138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5138">
        <w:rPr>
          <w:rFonts w:ascii="Times New Roman" w:hAnsi="Times New Roman" w:cs="Times New Roman"/>
          <w:sz w:val="24"/>
          <w:szCs w:val="24"/>
        </w:rPr>
        <w:t>(</w:t>
      </w:r>
      <w:commentRangeStart w:id="28"/>
      <w:del w:id="29" w:author="Leskó János dr." w:date="2026-02-15T13:54:00Z" w16du:dateUtc="2026-02-15T12:54:00Z">
        <w:r w:rsidRPr="00605138" w:rsidDel="00A013A0">
          <w:rPr>
            <w:rFonts w:ascii="Times New Roman" w:hAnsi="Times New Roman" w:cs="Times New Roman"/>
            <w:sz w:val="24"/>
            <w:szCs w:val="24"/>
          </w:rPr>
          <w:delText>7</w:delText>
        </w:r>
      </w:del>
      <w:ins w:id="30" w:author="Leskó János dr." w:date="2026-02-15T13:54:00Z" w16du:dateUtc="2026-02-15T12:54:00Z">
        <w:r w:rsidR="00A013A0">
          <w:rPr>
            <w:rFonts w:ascii="Times New Roman" w:hAnsi="Times New Roman" w:cs="Times New Roman"/>
            <w:sz w:val="24"/>
            <w:szCs w:val="24"/>
          </w:rPr>
          <w:t>6</w:t>
        </w:r>
        <w:commentRangeEnd w:id="28"/>
        <w:r w:rsidR="00A013A0">
          <w:rPr>
            <w:rStyle w:val="CommentReference"/>
          </w:rPr>
          <w:commentReference w:id="28"/>
        </w:r>
      </w:ins>
      <w:r w:rsidRPr="00605138">
        <w:rPr>
          <w:rFonts w:ascii="Times New Roman" w:hAnsi="Times New Roman" w:cs="Times New Roman"/>
          <w:sz w:val="24"/>
          <w:szCs w:val="24"/>
        </w:rPr>
        <w:t xml:space="preserve">) Az </w:t>
      </w:r>
      <w:ins w:id="31" w:author="Leskó János dr." w:date="2026-02-15T13:57:00Z" w16du:dateUtc="2026-02-15T12:57:00Z">
        <w:r w:rsidR="008B3ABC">
          <w:rPr>
            <w:rFonts w:ascii="Times New Roman" w:hAnsi="Times New Roman" w:cs="Times New Roman"/>
            <w:sz w:val="24"/>
            <w:szCs w:val="24"/>
          </w:rPr>
          <w:t xml:space="preserve">e </w:t>
        </w:r>
      </w:ins>
      <w:commentRangeStart w:id="32"/>
      <w:del w:id="33" w:author="Leskó János dr." w:date="2026-02-15T13:57:00Z" w16du:dateUtc="2026-02-15T12:57:00Z">
        <w:r w:rsidRPr="00605138" w:rsidDel="008B3ABC">
          <w:rPr>
            <w:rFonts w:ascii="Times New Roman" w:hAnsi="Times New Roman" w:cs="Times New Roman"/>
            <w:sz w:val="24"/>
            <w:szCs w:val="24"/>
          </w:rPr>
          <w:delText>ebben a</w:delText>
        </w:r>
        <w:commentRangeEnd w:id="32"/>
        <w:r w:rsidR="00A013A0" w:rsidDel="008B3ABC">
          <w:rPr>
            <w:rStyle w:val="CommentReference"/>
          </w:rPr>
          <w:commentReference w:id="32"/>
        </w:r>
        <w:r w:rsidRPr="00605138" w:rsidDel="008B3ABC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  <w:commentRangeStart w:id="34"/>
      <w:del w:id="35" w:author="Leskó János dr." w:date="2026-02-15T13:55:00Z" w16du:dateUtc="2026-02-15T12:55:00Z">
        <w:r w:rsidRPr="00605138" w:rsidDel="00A013A0">
          <w:rPr>
            <w:rFonts w:ascii="Times New Roman" w:hAnsi="Times New Roman" w:cs="Times New Roman"/>
            <w:sz w:val="24"/>
            <w:szCs w:val="24"/>
          </w:rPr>
          <w:delText>miniszteri</w:delText>
        </w:r>
      </w:del>
      <w:commentRangeEnd w:id="34"/>
      <w:r w:rsidR="00A013A0">
        <w:rPr>
          <w:rStyle w:val="CommentReference"/>
        </w:rPr>
        <w:commentReference w:id="34"/>
      </w:r>
      <w:del w:id="36" w:author="Leskó János dr." w:date="2026-02-15T13:55:00Z" w16du:dateUtc="2026-02-15T12:55:00Z">
        <w:r w:rsidRPr="00605138" w:rsidDel="00A013A0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  <w:r w:rsidRPr="00605138">
        <w:rPr>
          <w:rFonts w:ascii="Times New Roman" w:hAnsi="Times New Roman" w:cs="Times New Roman"/>
          <w:sz w:val="24"/>
          <w:szCs w:val="24"/>
        </w:rPr>
        <w:t xml:space="preserve">rendeletben nem szabályozott kérdésekben a miniszter és az útdíjszolgáltatási gazdasági társaság a </w:t>
      </w:r>
      <w:proofErr w:type="gramStart"/>
      <w:r w:rsidRPr="00605138">
        <w:rPr>
          <w:rFonts w:ascii="Times New Roman" w:hAnsi="Times New Roman" w:cs="Times New Roman"/>
          <w:sz w:val="24"/>
          <w:szCs w:val="24"/>
        </w:rPr>
        <w:t>Kkt.</w:t>
      </w:r>
      <w:proofErr w:type="gramEnd"/>
      <w:r w:rsidRPr="00605138">
        <w:rPr>
          <w:rFonts w:ascii="Times New Roman" w:hAnsi="Times New Roman" w:cs="Times New Roman"/>
          <w:sz w:val="24"/>
          <w:szCs w:val="24"/>
        </w:rPr>
        <w:t xml:space="preserve"> 33/A. § (6) bekezdése alapján megkötött szerződésben rendelkezik.</w:t>
      </w:r>
    </w:p>
    <w:p w14:paraId="22FC38BC" w14:textId="5B02A5DF" w:rsidR="00605138" w:rsidRPr="008B3ABC" w:rsidRDefault="00C8476A">
      <w:pPr>
        <w:pStyle w:val="ListParagraph"/>
        <w:numPr>
          <w:ilvl w:val="0"/>
          <w:numId w:val="6"/>
        </w:num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rPrChange w:id="37" w:author="Leskó János dr." w:date="2026-02-15T13:57:00Z" w16du:dateUtc="2026-02-15T12:57:00Z">
            <w:rPr/>
          </w:rPrChange>
        </w:rPr>
        <w:pPrChange w:id="38" w:author="Leskó János dr." w:date="2026-02-15T13:57:00Z" w16du:dateUtc="2026-02-15T12:57:00Z">
          <w:pPr>
            <w:spacing w:after="0" w:line="276" w:lineRule="auto"/>
            <w:contextualSpacing/>
            <w:jc w:val="center"/>
          </w:pPr>
        </w:pPrChange>
      </w:pPr>
      <w:commentRangeStart w:id="39"/>
      <w:r w:rsidRPr="008B3ABC">
        <w:rPr>
          <w:rFonts w:ascii="Times New Roman" w:hAnsi="Times New Roman" w:cs="Times New Roman"/>
          <w:sz w:val="24"/>
          <w:szCs w:val="24"/>
          <w:rPrChange w:id="40" w:author="Leskó János dr." w:date="2026-02-15T13:57:00Z" w16du:dateUtc="2026-02-15T12:57:00Z">
            <w:rPr/>
          </w:rPrChange>
        </w:rPr>
        <w:t>Záró</w:t>
      </w:r>
      <w:commentRangeEnd w:id="39"/>
      <w:r w:rsidR="008B3ABC">
        <w:rPr>
          <w:rStyle w:val="CommentReference"/>
        </w:rPr>
        <w:commentReference w:id="39"/>
      </w:r>
      <w:r w:rsidRPr="008B3ABC">
        <w:rPr>
          <w:rFonts w:ascii="Times New Roman" w:hAnsi="Times New Roman" w:cs="Times New Roman"/>
          <w:sz w:val="24"/>
          <w:szCs w:val="24"/>
          <w:rPrChange w:id="41" w:author="Leskó János dr." w:date="2026-02-15T13:57:00Z" w16du:dateUtc="2026-02-15T12:57:00Z">
            <w:rPr/>
          </w:rPrChange>
        </w:rPr>
        <w:t xml:space="preserve"> rendelkezések</w:t>
      </w:r>
    </w:p>
    <w:p w14:paraId="3A6CA64F" w14:textId="77777777" w:rsidR="00C8476A" w:rsidRPr="00605138" w:rsidRDefault="00C8476A" w:rsidP="00C8476A">
      <w:pPr>
        <w:spacing w:after="0" w:line="276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1194795" w14:textId="7D7BEFD2" w:rsidR="00605138" w:rsidRPr="00605138" w:rsidRDefault="00605138" w:rsidP="00605138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5138">
        <w:rPr>
          <w:rFonts w:ascii="Times New Roman" w:hAnsi="Times New Roman" w:cs="Times New Roman"/>
          <w:sz w:val="24"/>
          <w:szCs w:val="24"/>
        </w:rPr>
        <w:t xml:space="preserve">2. § Hatályát veszti a </w:t>
      </w:r>
      <w:ins w:id="42" w:author="Leskó János dr." w:date="2026-02-15T13:59:00Z" w16du:dateUtc="2026-02-15T12:59:00Z">
        <w:r w:rsidR="00D8337C">
          <w:rPr>
            <w:rFonts w:ascii="Times New Roman" w:hAnsi="Times New Roman" w:cs="Times New Roman"/>
            <w:sz w:val="24"/>
            <w:szCs w:val="24"/>
          </w:rPr>
          <w:t xml:space="preserve">[*] szóló </w:t>
        </w:r>
      </w:ins>
      <w:commentRangeStart w:id="43"/>
      <w:r w:rsidRPr="00605138">
        <w:rPr>
          <w:rFonts w:ascii="Times New Roman" w:hAnsi="Times New Roman" w:cs="Times New Roman"/>
          <w:sz w:val="24"/>
          <w:szCs w:val="24"/>
        </w:rPr>
        <w:t>222/1998. (I. 15.) Korm. rendelet</w:t>
      </w:r>
      <w:commentRangeEnd w:id="43"/>
      <w:r w:rsidR="00D8337C">
        <w:rPr>
          <w:rStyle w:val="CommentReference"/>
        </w:rPr>
        <w:commentReference w:id="43"/>
      </w:r>
      <w:r w:rsidRPr="00605138">
        <w:rPr>
          <w:rFonts w:ascii="Times New Roman" w:hAnsi="Times New Roman" w:cs="Times New Roman"/>
          <w:sz w:val="24"/>
          <w:szCs w:val="24"/>
        </w:rPr>
        <w:t>.</w:t>
      </w:r>
    </w:p>
    <w:p w14:paraId="01DBFD51" w14:textId="77777777" w:rsidR="00605138" w:rsidRPr="00605138" w:rsidRDefault="00605138" w:rsidP="00605138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F91CC43" w14:textId="4D7AEEA7" w:rsidR="00605138" w:rsidRPr="00605138" w:rsidRDefault="00605138" w:rsidP="00605138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5138">
        <w:rPr>
          <w:rFonts w:ascii="Times New Roman" w:hAnsi="Times New Roman" w:cs="Times New Roman"/>
          <w:sz w:val="24"/>
          <w:szCs w:val="24"/>
        </w:rPr>
        <w:t>3</w:t>
      </w:r>
      <w:commentRangeStart w:id="44"/>
      <w:del w:id="45" w:author="Leskó János dr." w:date="2026-02-15T14:00:00Z" w16du:dateUtc="2026-02-15T13:00:00Z">
        <w:r w:rsidR="00C8476A" w:rsidDel="00D8337C">
          <w:rPr>
            <w:rFonts w:ascii="Times New Roman" w:hAnsi="Times New Roman" w:cs="Times New Roman"/>
            <w:sz w:val="24"/>
            <w:szCs w:val="24"/>
          </w:rPr>
          <w:delText>/A</w:delText>
        </w:r>
      </w:del>
      <w:commentRangeEnd w:id="44"/>
      <w:r w:rsidR="00D8337C">
        <w:rPr>
          <w:rStyle w:val="CommentReference"/>
        </w:rPr>
        <w:commentReference w:id="44"/>
      </w:r>
      <w:r w:rsidRPr="00605138">
        <w:rPr>
          <w:rFonts w:ascii="Times New Roman" w:hAnsi="Times New Roman" w:cs="Times New Roman"/>
          <w:sz w:val="24"/>
          <w:szCs w:val="24"/>
        </w:rPr>
        <w:t xml:space="preserve">. § Ez a rendelet </w:t>
      </w:r>
      <w:commentRangeStart w:id="46"/>
      <w:r w:rsidRPr="00605138">
        <w:rPr>
          <w:rFonts w:ascii="Times New Roman" w:hAnsi="Times New Roman" w:cs="Times New Roman"/>
          <w:sz w:val="24"/>
          <w:szCs w:val="24"/>
        </w:rPr>
        <w:t>20</w:t>
      </w:r>
      <w:r w:rsidR="000B075F">
        <w:rPr>
          <w:rFonts w:ascii="Times New Roman" w:hAnsi="Times New Roman" w:cs="Times New Roman"/>
          <w:sz w:val="24"/>
          <w:szCs w:val="24"/>
        </w:rPr>
        <w:t>26</w:t>
      </w:r>
      <w:r w:rsidRPr="00605138">
        <w:rPr>
          <w:rFonts w:ascii="Times New Roman" w:hAnsi="Times New Roman" w:cs="Times New Roman"/>
          <w:sz w:val="24"/>
          <w:szCs w:val="24"/>
        </w:rPr>
        <w:t xml:space="preserve">. január </w:t>
      </w:r>
      <w:del w:id="47" w:author="Leskó János dr." w:date="2026-02-15T14:01:00Z" w16du:dateUtc="2026-02-15T13:01:00Z">
        <w:r w:rsidRPr="00605138" w:rsidDel="00D86B52">
          <w:rPr>
            <w:rFonts w:ascii="Times New Roman" w:hAnsi="Times New Roman" w:cs="Times New Roman"/>
            <w:sz w:val="24"/>
            <w:szCs w:val="24"/>
          </w:rPr>
          <w:delText>1</w:delText>
        </w:r>
      </w:del>
      <w:r w:rsidRPr="00605138">
        <w:rPr>
          <w:rFonts w:ascii="Times New Roman" w:hAnsi="Times New Roman" w:cs="Times New Roman"/>
          <w:sz w:val="24"/>
          <w:szCs w:val="24"/>
        </w:rPr>
        <w:t>-jén lép hatályba</w:t>
      </w:r>
      <w:commentRangeEnd w:id="46"/>
      <w:r w:rsidR="00D86B52">
        <w:rPr>
          <w:rStyle w:val="CommentReference"/>
        </w:rPr>
        <w:commentReference w:id="46"/>
      </w:r>
      <w:r w:rsidRPr="00605138">
        <w:rPr>
          <w:rFonts w:ascii="Times New Roman" w:hAnsi="Times New Roman" w:cs="Times New Roman"/>
          <w:sz w:val="24"/>
          <w:szCs w:val="24"/>
        </w:rPr>
        <w:t>.</w:t>
      </w:r>
    </w:p>
    <w:p w14:paraId="47561D41" w14:textId="77777777" w:rsidR="00605138" w:rsidRPr="00605138" w:rsidRDefault="00605138" w:rsidP="00605138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DAD1B35" w14:textId="7EEE8D38" w:rsidR="00605138" w:rsidRPr="00605138" w:rsidRDefault="00605138" w:rsidP="00605138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05138">
        <w:rPr>
          <w:rFonts w:ascii="Times New Roman" w:hAnsi="Times New Roman" w:cs="Times New Roman"/>
          <w:sz w:val="24"/>
          <w:szCs w:val="24"/>
        </w:rPr>
        <w:t xml:space="preserve">4. § Az útdíjbevételek központi költségvetésbe történő befizetésének rendjéről szóló </w:t>
      </w:r>
      <w:commentRangeStart w:id="48"/>
      <w:r w:rsidRPr="00605138">
        <w:rPr>
          <w:rFonts w:ascii="Times New Roman" w:hAnsi="Times New Roman" w:cs="Times New Roman"/>
          <w:sz w:val="24"/>
          <w:szCs w:val="24"/>
        </w:rPr>
        <w:t>111/20</w:t>
      </w:r>
      <w:r w:rsidR="000B075F">
        <w:rPr>
          <w:rFonts w:ascii="Times New Roman" w:hAnsi="Times New Roman" w:cs="Times New Roman"/>
          <w:sz w:val="24"/>
          <w:szCs w:val="24"/>
        </w:rPr>
        <w:t>26</w:t>
      </w:r>
      <w:r w:rsidRPr="00605138">
        <w:rPr>
          <w:rFonts w:ascii="Times New Roman" w:hAnsi="Times New Roman" w:cs="Times New Roman"/>
          <w:sz w:val="24"/>
          <w:szCs w:val="24"/>
        </w:rPr>
        <w:t>. (I. 22.) Korm. rendelet 1. § (5) bekezdésében a „számla” szövegrész helyébe a „bizonylat” szöveg lép</w:t>
      </w:r>
      <w:commentRangeEnd w:id="48"/>
      <w:r w:rsidR="00883041">
        <w:rPr>
          <w:rStyle w:val="CommentReference"/>
        </w:rPr>
        <w:commentReference w:id="48"/>
      </w:r>
      <w:r w:rsidRPr="00605138">
        <w:rPr>
          <w:rFonts w:ascii="Times New Roman" w:hAnsi="Times New Roman" w:cs="Times New Roman"/>
          <w:sz w:val="24"/>
          <w:szCs w:val="24"/>
        </w:rPr>
        <w:t>.</w:t>
      </w:r>
    </w:p>
    <w:p w14:paraId="746EC146" w14:textId="77777777" w:rsidR="00605138" w:rsidRPr="00605138" w:rsidRDefault="00605138" w:rsidP="006A1C58">
      <w:pPr>
        <w:rPr>
          <w:rFonts w:ascii="Times New Roman" w:hAnsi="Times New Roman" w:cs="Times New Roman"/>
          <w:sz w:val="24"/>
          <w:szCs w:val="24"/>
        </w:rPr>
      </w:pPr>
    </w:p>
    <w:p w14:paraId="0B58EE03" w14:textId="77777777" w:rsidR="006A1C58" w:rsidRPr="006A1C58" w:rsidRDefault="006A1C58" w:rsidP="006A1C58">
      <w:pPr>
        <w:rPr>
          <w:rFonts w:ascii="Times New Roman" w:hAnsi="Times New Roman" w:cs="Times New Roman"/>
          <w:sz w:val="24"/>
          <w:szCs w:val="24"/>
        </w:rPr>
      </w:pPr>
    </w:p>
    <w:p w14:paraId="13D9B8C8" w14:textId="77777777" w:rsidR="008408A7" w:rsidRPr="00605138" w:rsidRDefault="008408A7">
      <w:pPr>
        <w:rPr>
          <w:rFonts w:ascii="Times New Roman" w:hAnsi="Times New Roman" w:cs="Times New Roman"/>
          <w:sz w:val="24"/>
          <w:szCs w:val="24"/>
        </w:rPr>
      </w:pPr>
    </w:p>
    <w:sectPr w:rsidR="008408A7" w:rsidRPr="006051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Leskó János dr." w:date="2026-02-15T12:13:00Z" w:initials="LJ">
    <w:p w14:paraId="766B77FC" w14:textId="1DD4A6AF" w:rsidR="00DA7201" w:rsidRDefault="00DA7201">
      <w:pPr>
        <w:pStyle w:val="CommentText"/>
      </w:pPr>
      <w:r>
        <w:rPr>
          <w:rStyle w:val="CommentReference"/>
        </w:rPr>
        <w:annotationRef/>
      </w:r>
      <w:r w:rsidRPr="00DA7201">
        <w:t>Hiányzik a felhatalmazó rendelkezés, csak az általános hatáskörre hivatkozik a jogalkotó</w:t>
      </w:r>
      <w:r>
        <w:t>.</w:t>
      </w:r>
    </w:p>
  </w:comment>
  <w:comment w:id="7" w:author="Leskó János dr." w:date="2026-02-15T12:14:00Z" w:initials="LJ">
    <w:p w14:paraId="3920A38D" w14:textId="4AA7F13D" w:rsidR="005946D9" w:rsidRDefault="005946D9">
      <w:pPr>
        <w:pStyle w:val="CommentText"/>
      </w:pPr>
      <w:r>
        <w:rPr>
          <w:rStyle w:val="CommentReference"/>
        </w:rPr>
        <w:annotationRef/>
      </w:r>
      <w:r w:rsidR="002C3A1E">
        <w:t xml:space="preserve">A jogszabály logikai egységekre való tagolása: mivel szerepel </w:t>
      </w:r>
      <w:r w:rsidR="00982172">
        <w:t xml:space="preserve">már </w:t>
      </w:r>
      <w:r w:rsidR="002C3A1E">
        <w:t xml:space="preserve">egy „Záró rendelkezések” </w:t>
      </w:r>
      <w:r w:rsidR="0079423C">
        <w:t>alcím</w:t>
      </w:r>
      <w:r w:rsidR="002C3A1E">
        <w:t>, ezért a megelőző</w:t>
      </w:r>
      <w:r w:rsidR="009B173C">
        <w:t xml:space="preserve"> egységet</w:t>
      </w:r>
      <w:r w:rsidR="002C3A1E">
        <w:t xml:space="preserve"> is tagolni kell, sorszámozással ellátva</w:t>
      </w:r>
      <w:r w:rsidRPr="005946D9">
        <w:t>. [</w:t>
      </w:r>
      <w:r w:rsidRPr="005946D9">
        <w:rPr>
          <w:highlight w:val="yellow"/>
        </w:rPr>
        <w:t>*</w:t>
      </w:r>
      <w:r w:rsidRPr="005946D9">
        <w:t>]</w:t>
      </w:r>
    </w:p>
  </w:comment>
  <w:comment w:id="10" w:author="Leskó János dr." w:date="2026-02-15T12:15:00Z" w:initials="LJ">
    <w:p w14:paraId="52141799" w14:textId="160D762B" w:rsidR="00894084" w:rsidRDefault="00894084">
      <w:pPr>
        <w:pStyle w:val="CommentText"/>
      </w:pPr>
      <w:r>
        <w:rPr>
          <w:rStyle w:val="CommentReference"/>
        </w:rPr>
        <w:annotationRef/>
      </w:r>
      <w:r w:rsidRPr="00894084">
        <w:t>Nem történt meg a rövidítések feloldása. Első említéskor a törvény teljes címét meg kell adni, és abban a pontban kell bevezetni a rövidítést.</w:t>
      </w:r>
    </w:p>
  </w:comment>
  <w:comment w:id="11" w:author="Leskó János dr." w:date="2026-02-15T12:16:00Z" w:initials="LJ">
    <w:p w14:paraId="5289D079" w14:textId="16693A1A" w:rsidR="0009422C" w:rsidRDefault="0009422C">
      <w:pPr>
        <w:pStyle w:val="CommentText"/>
      </w:pPr>
      <w:r>
        <w:rPr>
          <w:rStyle w:val="CommentReference"/>
        </w:rPr>
        <w:annotationRef/>
      </w:r>
      <w:r w:rsidRPr="0009422C">
        <w:t>A jogszabályszerkesztési szabályok alapján a rövidítésben nem használunk névelőt, tehát helyesen: (a továbbiakban: miniszter). Ezt követően a szövegben következetesen a „miniszter” kifejezést kell használni az 1. § (3) és (4) bekezdésben szereplő "közlekedésért felelős miniszter" helyett.</w:t>
      </w:r>
    </w:p>
  </w:comment>
  <w:comment w:id="15" w:author="Leskó János dr." w:date="2026-02-15T12:18:00Z" w:initials="LJ">
    <w:p w14:paraId="160AB545" w14:textId="196A04BF" w:rsidR="0009422C" w:rsidRDefault="0009422C">
      <w:pPr>
        <w:pStyle w:val="CommentText"/>
      </w:pPr>
      <w:r>
        <w:rPr>
          <w:rStyle w:val="CommentReference"/>
        </w:rPr>
        <w:annotationRef/>
      </w:r>
      <w:r w:rsidRPr="0009422C">
        <w:t>Hibás belső hivatkozás: a (4) bekezdés az ÁFA-bevallásról szó, az adatszolgáltatást valójában az (1) és (2) bekezdések szabályozzák.</w:t>
      </w:r>
    </w:p>
  </w:comment>
  <w:comment w:id="19" w:author="Leskó János dr." w:date="2026-02-15T13:43:00Z" w:initials="LJ">
    <w:p w14:paraId="4199DE8E" w14:textId="044AD722" w:rsidR="00673437" w:rsidRDefault="00673437">
      <w:pPr>
        <w:pStyle w:val="CommentText"/>
      </w:pPr>
      <w:r>
        <w:rPr>
          <w:rStyle w:val="CommentReference"/>
        </w:rPr>
        <w:annotationRef/>
      </w:r>
      <w:r w:rsidR="00C95685">
        <w:t>Rövidítés konzekvens használata: a</w:t>
      </w:r>
      <w:r>
        <w:t xml:space="preserve"> rövidítés bevezetése után konzekvensen használni kell. </w:t>
      </w:r>
    </w:p>
  </w:comment>
  <w:comment w:id="21" w:author="Leskó János dr." w:date="2026-02-15T13:02:00Z" w:initials="LJ">
    <w:p w14:paraId="3AAE79D8" w14:textId="5551120E" w:rsidR="001059DB" w:rsidRDefault="001059DB">
      <w:pPr>
        <w:pStyle w:val="CommentText"/>
      </w:pPr>
      <w:r>
        <w:rPr>
          <w:rStyle w:val="CommentReference"/>
        </w:rPr>
        <w:annotationRef/>
      </w:r>
      <w:r w:rsidRPr="00965422">
        <w:t>Hibás többes szám használata. A helyes jogszabályszerkesztési forma az egyes szám "pontjában".</w:t>
      </w:r>
    </w:p>
  </w:comment>
  <w:comment w:id="25" w:author="Leskó János dr." w:date="2026-02-15T13:46:00Z" w:initials="LJ">
    <w:p w14:paraId="40DB4D49" w14:textId="7A3B0DDA" w:rsidR="0082773D" w:rsidRDefault="0082773D">
      <w:pPr>
        <w:pStyle w:val="CommentText"/>
      </w:pPr>
      <w:r>
        <w:rPr>
          <w:rStyle w:val="CommentReference"/>
        </w:rPr>
        <w:annotationRef/>
      </w:r>
      <w:r w:rsidRPr="0082773D">
        <w:t>A jogszabály egyik alanyának helytelen megjelölése: az áfa jogalany nem a miniszter lesz, hanem az általa vezetett minisztérium.</w:t>
      </w:r>
    </w:p>
  </w:comment>
  <w:comment w:id="28" w:author="Leskó János dr." w:date="2026-02-15T13:54:00Z" w:initials="LJ">
    <w:p w14:paraId="05139CAB" w14:textId="2DA45DDC" w:rsidR="00A013A0" w:rsidRDefault="00A013A0">
      <w:pPr>
        <w:pStyle w:val="CommentText"/>
      </w:pPr>
      <w:r>
        <w:rPr>
          <w:rStyle w:val="CommentReference"/>
        </w:rPr>
        <w:annotationRef/>
      </w:r>
      <w:r w:rsidRPr="00A013A0">
        <w:t>Sorszámozási hiányosság: Az 1. § (5) bekezdését közvetlenül a (7) bekezdés követi. A (6) bekezdés sorszáma kimaradt.</w:t>
      </w:r>
    </w:p>
  </w:comment>
  <w:comment w:id="32" w:author="Leskó János dr." w:date="2026-02-15T13:55:00Z" w:initials="LJ">
    <w:p w14:paraId="708FE489" w14:textId="4EB619A8" w:rsidR="00A013A0" w:rsidRDefault="00A013A0">
      <w:pPr>
        <w:pStyle w:val="CommentText"/>
      </w:pPr>
      <w:r>
        <w:rPr>
          <w:rStyle w:val="CommentReference"/>
        </w:rPr>
        <w:annotationRef/>
      </w:r>
      <w:r>
        <w:t>Bevett elnevezés</w:t>
      </w:r>
      <w:r w:rsidR="00142A6C">
        <w:t xml:space="preserve"> használata</w:t>
      </w:r>
      <w:r>
        <w:t>: a</w:t>
      </w:r>
      <w:r w:rsidRPr="00A013A0">
        <w:t xml:space="preserve">z egységes hivatkozási mód </w:t>
      </w:r>
      <w:r w:rsidR="00142A6C">
        <w:t>alkalmazása</w:t>
      </w:r>
      <w:r w:rsidRPr="00A013A0">
        <w:t>.</w:t>
      </w:r>
    </w:p>
  </w:comment>
  <w:comment w:id="34" w:author="Leskó János dr." w:date="2026-02-15T13:55:00Z" w:initials="LJ">
    <w:p w14:paraId="209C6367" w14:textId="01569F56" w:rsidR="00A013A0" w:rsidRDefault="00A013A0">
      <w:pPr>
        <w:pStyle w:val="CommentText"/>
      </w:pPr>
      <w:r>
        <w:rPr>
          <w:rStyle w:val="CommentReference"/>
        </w:rPr>
        <w:annotationRef/>
      </w:r>
      <w:r w:rsidRPr="00A013A0">
        <w:t xml:space="preserve">Jogszabályi </w:t>
      </w:r>
      <w:proofErr w:type="spellStart"/>
      <w:r w:rsidRPr="00A013A0">
        <w:t>hierarchiabeli</w:t>
      </w:r>
      <w:proofErr w:type="spellEnd"/>
      <w:r w:rsidRPr="00A013A0">
        <w:t xml:space="preserve"> ellentmondás: kormányrendelet tervezetről van szól, ehhez képest nem lehet rá miniszteri rendeletként hivatkozni.  </w:t>
      </w:r>
    </w:p>
  </w:comment>
  <w:comment w:id="39" w:author="Leskó János dr." w:date="2026-02-15T13:57:00Z" w:initials="LJ">
    <w:p w14:paraId="35C2082C" w14:textId="245F082E" w:rsidR="008B3ABC" w:rsidRDefault="008B3ABC">
      <w:pPr>
        <w:pStyle w:val="CommentText"/>
      </w:pPr>
      <w:r>
        <w:rPr>
          <w:rStyle w:val="CommentReference"/>
        </w:rPr>
        <w:annotationRef/>
      </w:r>
      <w:r w:rsidR="00401559">
        <w:t>Logikai e</w:t>
      </w:r>
      <w:r>
        <w:t xml:space="preserve">gységek folyamatos sorszámozása: </w:t>
      </w:r>
      <w:r w:rsidR="000E474D">
        <w:t>a logikai</w:t>
      </w:r>
      <w:r>
        <w:t xml:space="preserve"> egységek alkalmazása esetén.</w:t>
      </w:r>
    </w:p>
  </w:comment>
  <w:comment w:id="43" w:author="Leskó János dr." w:date="2026-02-15T13:59:00Z" w:initials="LJ">
    <w:p w14:paraId="0441D3D6" w14:textId="0205AFF4" w:rsidR="00D8337C" w:rsidRDefault="00D8337C">
      <w:pPr>
        <w:pStyle w:val="CommentText"/>
      </w:pPr>
      <w:r>
        <w:rPr>
          <w:rStyle w:val="CommentReference"/>
        </w:rPr>
        <w:annotationRef/>
      </w:r>
      <w:r w:rsidRPr="00D8337C">
        <w:t>Hiányos hatályon kívül helyezés: a jogszabály teljes címét meg kell jelölni.</w:t>
      </w:r>
    </w:p>
  </w:comment>
  <w:comment w:id="44" w:author="Leskó János dr." w:date="2026-02-15T14:00:00Z" w:initials="LJ">
    <w:p w14:paraId="57EA79AC" w14:textId="4AAA1288" w:rsidR="00D8337C" w:rsidRDefault="00D8337C">
      <w:pPr>
        <w:pStyle w:val="CommentText"/>
      </w:pPr>
      <w:r>
        <w:rPr>
          <w:rStyle w:val="CommentReference"/>
        </w:rPr>
        <w:annotationRef/>
      </w:r>
      <w:r w:rsidRPr="00D8337C">
        <w:t>Helytelen megjelölés: újonnan megalkotott jogszabálynál a módosított jogszabályra utaló szakasz jelölés hiba.</w:t>
      </w:r>
    </w:p>
  </w:comment>
  <w:comment w:id="46" w:author="Leskó János dr." w:date="2026-02-15T14:01:00Z" w:initials="LJ">
    <w:p w14:paraId="0883AB22" w14:textId="7DE09546" w:rsidR="00D86B52" w:rsidRDefault="00D86B52">
      <w:pPr>
        <w:pStyle w:val="CommentText"/>
      </w:pPr>
      <w:r>
        <w:rPr>
          <w:rStyle w:val="CommentReference"/>
        </w:rPr>
        <w:annotationRef/>
      </w:r>
      <w:r w:rsidRPr="00D86B52">
        <w:t>A visszaható hatály tilalmába ütközés: a jogszabály címében (I. 22.) szerepel. A jogszabály nem léphet hatályba a kihirdetését megelőzően!</w:t>
      </w:r>
    </w:p>
  </w:comment>
  <w:comment w:id="48" w:author="Leskó János dr." w:date="2026-02-15T14:02:00Z" w:initials="LJ">
    <w:p w14:paraId="632EFCB5" w14:textId="01326BC9" w:rsidR="00883041" w:rsidRDefault="00883041">
      <w:pPr>
        <w:pStyle w:val="CommentText"/>
      </w:pPr>
      <w:r>
        <w:rPr>
          <w:rStyle w:val="CommentReference"/>
        </w:rPr>
        <w:annotationRef/>
      </w:r>
      <w:r w:rsidRPr="00883041">
        <w:t>Önmagát módosító jogi norma tilalma: a 4. §-</w:t>
      </w:r>
      <w:proofErr w:type="spellStart"/>
      <w:r w:rsidRPr="00883041">
        <w:t>al</w:t>
      </w:r>
      <w:proofErr w:type="spellEnd"/>
      <w:r w:rsidRPr="00883041">
        <w:t xml:space="preserve"> a tervezet önmagát módosítja. A „bizonylat” szöveget eleve a hivatkozott részben kellene használni. nem pedig egy későbbi §-ban módosítani a </w:t>
      </w:r>
      <w:proofErr w:type="spellStart"/>
      <w:r w:rsidRPr="00883041">
        <w:t>fentebbi</w:t>
      </w:r>
      <w:proofErr w:type="spellEnd"/>
      <w:r w:rsidRPr="00883041">
        <w:t xml:space="preserve"> rendelkezést</w:t>
      </w:r>
      <w:r>
        <w:t xml:space="preserve"> ugyanazon jogszabályon belül</w:t>
      </w:r>
      <w:r w:rsidRPr="00883041"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6B77FC" w15:done="0"/>
  <w15:commentEx w15:paraId="3920A38D" w15:done="0"/>
  <w15:commentEx w15:paraId="52141799" w15:done="0"/>
  <w15:commentEx w15:paraId="5289D079" w15:done="0"/>
  <w15:commentEx w15:paraId="160AB545" w15:done="0"/>
  <w15:commentEx w15:paraId="4199DE8E" w15:done="0"/>
  <w15:commentEx w15:paraId="3AAE79D8" w15:done="0"/>
  <w15:commentEx w15:paraId="40DB4D49" w15:done="0"/>
  <w15:commentEx w15:paraId="05139CAB" w15:done="0"/>
  <w15:commentEx w15:paraId="708FE489" w15:done="0"/>
  <w15:commentEx w15:paraId="209C6367" w15:done="0"/>
  <w15:commentEx w15:paraId="35C2082C" w15:done="0"/>
  <w15:commentEx w15:paraId="0441D3D6" w15:done="0"/>
  <w15:commentEx w15:paraId="57EA79AC" w15:done="0"/>
  <w15:commentEx w15:paraId="0883AB22" w15:done="0"/>
  <w15:commentEx w15:paraId="632EFCB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FB46B0" w16cex:dateUtc="2026-02-15T11:13:00Z"/>
  <w16cex:commentExtensible w16cex:durableId="60540BB1" w16cex:dateUtc="2026-02-15T11:14:00Z"/>
  <w16cex:commentExtensible w16cex:durableId="2D1B7875" w16cex:dateUtc="2026-02-15T11:15:00Z"/>
  <w16cex:commentExtensible w16cex:durableId="7D15D39E" w16cex:dateUtc="2026-02-15T11:16:00Z"/>
  <w16cex:commentExtensible w16cex:durableId="0CE1620F" w16cex:dateUtc="2026-02-15T11:18:00Z"/>
  <w16cex:commentExtensible w16cex:durableId="1C43EBCB" w16cex:dateUtc="2026-02-15T12:43:00Z"/>
  <w16cex:commentExtensible w16cex:durableId="71910628" w16cex:dateUtc="2026-02-15T12:02:00Z"/>
  <w16cex:commentExtensible w16cex:durableId="03B8162C" w16cex:dateUtc="2026-02-15T12:46:00Z"/>
  <w16cex:commentExtensible w16cex:durableId="3195E504" w16cex:dateUtc="2026-02-15T12:54:00Z"/>
  <w16cex:commentExtensible w16cex:durableId="0864C223" w16cex:dateUtc="2026-02-15T12:55:00Z"/>
  <w16cex:commentExtensible w16cex:durableId="09403E16" w16cex:dateUtc="2026-02-15T12:55:00Z"/>
  <w16cex:commentExtensible w16cex:durableId="6BB7E827" w16cex:dateUtc="2026-02-15T12:57:00Z"/>
  <w16cex:commentExtensible w16cex:durableId="7CF6778E" w16cex:dateUtc="2026-02-15T12:59:00Z"/>
  <w16cex:commentExtensible w16cex:durableId="316AB500" w16cex:dateUtc="2026-02-15T13:00:00Z"/>
  <w16cex:commentExtensible w16cex:durableId="56D443A3" w16cex:dateUtc="2026-02-15T13:01:00Z"/>
  <w16cex:commentExtensible w16cex:durableId="17AC2BB4" w16cex:dateUtc="2026-02-15T13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6B77FC" w16cid:durableId="23FB46B0"/>
  <w16cid:commentId w16cid:paraId="3920A38D" w16cid:durableId="60540BB1"/>
  <w16cid:commentId w16cid:paraId="52141799" w16cid:durableId="2D1B7875"/>
  <w16cid:commentId w16cid:paraId="5289D079" w16cid:durableId="7D15D39E"/>
  <w16cid:commentId w16cid:paraId="160AB545" w16cid:durableId="0CE1620F"/>
  <w16cid:commentId w16cid:paraId="4199DE8E" w16cid:durableId="1C43EBCB"/>
  <w16cid:commentId w16cid:paraId="3AAE79D8" w16cid:durableId="71910628"/>
  <w16cid:commentId w16cid:paraId="40DB4D49" w16cid:durableId="03B8162C"/>
  <w16cid:commentId w16cid:paraId="05139CAB" w16cid:durableId="3195E504"/>
  <w16cid:commentId w16cid:paraId="708FE489" w16cid:durableId="0864C223"/>
  <w16cid:commentId w16cid:paraId="209C6367" w16cid:durableId="09403E16"/>
  <w16cid:commentId w16cid:paraId="35C2082C" w16cid:durableId="6BB7E827"/>
  <w16cid:commentId w16cid:paraId="0441D3D6" w16cid:durableId="7CF6778E"/>
  <w16cid:commentId w16cid:paraId="57EA79AC" w16cid:durableId="316AB500"/>
  <w16cid:commentId w16cid:paraId="0883AB22" w16cid:durableId="56D443A3"/>
  <w16cid:commentId w16cid:paraId="632EFCB5" w16cid:durableId="17AC2BB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6E97"/>
    <w:multiLevelType w:val="hybridMultilevel"/>
    <w:tmpl w:val="AE38057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06F03"/>
    <w:multiLevelType w:val="hybridMultilevel"/>
    <w:tmpl w:val="3D5A263E"/>
    <w:lvl w:ilvl="0" w:tplc="4CF60E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07FE2"/>
    <w:multiLevelType w:val="hybridMultilevel"/>
    <w:tmpl w:val="F61E777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A3A9F"/>
    <w:multiLevelType w:val="hybridMultilevel"/>
    <w:tmpl w:val="07EC3EB6"/>
    <w:lvl w:ilvl="0" w:tplc="82D81034">
      <w:numFmt w:val="bullet"/>
      <w:lvlText w:val="-"/>
      <w:lvlJc w:val="left"/>
      <w:pPr>
        <w:ind w:left="405" w:hanging="360"/>
      </w:pPr>
      <w:rPr>
        <w:rFonts w:ascii="Aptos" w:eastAsia="Aptos" w:hAnsi="Aptos" w:cs="Times New Roman" w:hint="default"/>
      </w:rPr>
    </w:lvl>
    <w:lvl w:ilvl="1" w:tplc="040E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5E8D1CC0"/>
    <w:multiLevelType w:val="hybridMultilevel"/>
    <w:tmpl w:val="5D840536"/>
    <w:lvl w:ilvl="0" w:tplc="4CF60E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304571">
    <w:abstractNumId w:val="3"/>
  </w:num>
  <w:num w:numId="2" w16cid:durableId="385492283">
    <w:abstractNumId w:val="2"/>
  </w:num>
  <w:num w:numId="3" w16cid:durableId="1893072926">
    <w:abstractNumId w:val="3"/>
  </w:num>
  <w:num w:numId="4" w16cid:durableId="2065056939">
    <w:abstractNumId w:val="1"/>
  </w:num>
  <w:num w:numId="5" w16cid:durableId="1744715742">
    <w:abstractNumId w:val="4"/>
  </w:num>
  <w:num w:numId="6" w16cid:durableId="29977189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skó János dr.">
    <w15:presenceInfo w15:providerId="None" w15:userId="Leskó János dr.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CFF"/>
    <w:rsid w:val="00015617"/>
    <w:rsid w:val="00017DE0"/>
    <w:rsid w:val="00025F8C"/>
    <w:rsid w:val="00035A59"/>
    <w:rsid w:val="00046B64"/>
    <w:rsid w:val="00066B8C"/>
    <w:rsid w:val="0009422C"/>
    <w:rsid w:val="000A3649"/>
    <w:rsid w:val="000B075F"/>
    <w:rsid w:val="000B61D8"/>
    <w:rsid w:val="000B6BF1"/>
    <w:rsid w:val="000B7980"/>
    <w:rsid w:val="000C3A95"/>
    <w:rsid w:val="000C66E4"/>
    <w:rsid w:val="000E474D"/>
    <w:rsid w:val="000E5AA8"/>
    <w:rsid w:val="000F3281"/>
    <w:rsid w:val="000F4924"/>
    <w:rsid w:val="001059DB"/>
    <w:rsid w:val="00116878"/>
    <w:rsid w:val="00117AD7"/>
    <w:rsid w:val="0013095B"/>
    <w:rsid w:val="00142A6C"/>
    <w:rsid w:val="00183DA7"/>
    <w:rsid w:val="00187AC3"/>
    <w:rsid w:val="0019740A"/>
    <w:rsid w:val="001A584A"/>
    <w:rsid w:val="001B75E2"/>
    <w:rsid w:val="001E12DE"/>
    <w:rsid w:val="001E5398"/>
    <w:rsid w:val="001E5FC5"/>
    <w:rsid w:val="001F2F00"/>
    <w:rsid w:val="00232F94"/>
    <w:rsid w:val="00237C41"/>
    <w:rsid w:val="0026639C"/>
    <w:rsid w:val="00266F8C"/>
    <w:rsid w:val="002A0BFA"/>
    <w:rsid w:val="002B2F3E"/>
    <w:rsid w:val="002B339F"/>
    <w:rsid w:val="002C1B64"/>
    <w:rsid w:val="002C3A1E"/>
    <w:rsid w:val="002C561A"/>
    <w:rsid w:val="002D7F90"/>
    <w:rsid w:val="002E5722"/>
    <w:rsid w:val="002E75CF"/>
    <w:rsid w:val="003001C9"/>
    <w:rsid w:val="00365698"/>
    <w:rsid w:val="0036749F"/>
    <w:rsid w:val="00374D1D"/>
    <w:rsid w:val="00381A31"/>
    <w:rsid w:val="0038623E"/>
    <w:rsid w:val="003865C3"/>
    <w:rsid w:val="00386FE1"/>
    <w:rsid w:val="00390B74"/>
    <w:rsid w:val="003A1676"/>
    <w:rsid w:val="003A6A58"/>
    <w:rsid w:val="003D3C7C"/>
    <w:rsid w:val="003D78FF"/>
    <w:rsid w:val="0040154C"/>
    <w:rsid w:val="00401559"/>
    <w:rsid w:val="00425F30"/>
    <w:rsid w:val="004325E9"/>
    <w:rsid w:val="00456AF9"/>
    <w:rsid w:val="00460DC2"/>
    <w:rsid w:val="00464B58"/>
    <w:rsid w:val="00485779"/>
    <w:rsid w:val="004A42FD"/>
    <w:rsid w:val="004D08E6"/>
    <w:rsid w:val="004D598E"/>
    <w:rsid w:val="004D6BC5"/>
    <w:rsid w:val="004D6DD9"/>
    <w:rsid w:val="00503CCE"/>
    <w:rsid w:val="00522D78"/>
    <w:rsid w:val="0053245E"/>
    <w:rsid w:val="00547749"/>
    <w:rsid w:val="00560FEF"/>
    <w:rsid w:val="00582CC7"/>
    <w:rsid w:val="00582D63"/>
    <w:rsid w:val="00585994"/>
    <w:rsid w:val="005946D9"/>
    <w:rsid w:val="005A0B32"/>
    <w:rsid w:val="005A70E2"/>
    <w:rsid w:val="005B5B3B"/>
    <w:rsid w:val="005C6D1F"/>
    <w:rsid w:val="005D5A44"/>
    <w:rsid w:val="005F590A"/>
    <w:rsid w:val="006035DF"/>
    <w:rsid w:val="00605138"/>
    <w:rsid w:val="00606FC9"/>
    <w:rsid w:val="006079A7"/>
    <w:rsid w:val="00617D2D"/>
    <w:rsid w:val="006223B1"/>
    <w:rsid w:val="00635DB3"/>
    <w:rsid w:val="0065113F"/>
    <w:rsid w:val="006520B5"/>
    <w:rsid w:val="00673437"/>
    <w:rsid w:val="0068275B"/>
    <w:rsid w:val="00692EC7"/>
    <w:rsid w:val="006A1C58"/>
    <w:rsid w:val="006A3B8A"/>
    <w:rsid w:val="006B0171"/>
    <w:rsid w:val="006F3FC3"/>
    <w:rsid w:val="006F7199"/>
    <w:rsid w:val="0070752E"/>
    <w:rsid w:val="00713EDB"/>
    <w:rsid w:val="007153C8"/>
    <w:rsid w:val="007523B9"/>
    <w:rsid w:val="00783753"/>
    <w:rsid w:val="0079423C"/>
    <w:rsid w:val="007A4F99"/>
    <w:rsid w:val="007A7019"/>
    <w:rsid w:val="007B3383"/>
    <w:rsid w:val="007B3D72"/>
    <w:rsid w:val="007C220B"/>
    <w:rsid w:val="007C612C"/>
    <w:rsid w:val="007C793B"/>
    <w:rsid w:val="007D07F4"/>
    <w:rsid w:val="007D1FCB"/>
    <w:rsid w:val="0080275C"/>
    <w:rsid w:val="008168E4"/>
    <w:rsid w:val="0082773D"/>
    <w:rsid w:val="008408A7"/>
    <w:rsid w:val="00856A8A"/>
    <w:rsid w:val="00857214"/>
    <w:rsid w:val="0086479D"/>
    <w:rsid w:val="00883041"/>
    <w:rsid w:val="00894084"/>
    <w:rsid w:val="008A4B4C"/>
    <w:rsid w:val="008B0249"/>
    <w:rsid w:val="008B3ABC"/>
    <w:rsid w:val="008C25B9"/>
    <w:rsid w:val="008C3A16"/>
    <w:rsid w:val="008C68E4"/>
    <w:rsid w:val="008D1165"/>
    <w:rsid w:val="008E462E"/>
    <w:rsid w:val="008F734E"/>
    <w:rsid w:val="00907B4A"/>
    <w:rsid w:val="00910593"/>
    <w:rsid w:val="0091646B"/>
    <w:rsid w:val="009170E4"/>
    <w:rsid w:val="00917C3E"/>
    <w:rsid w:val="00926CFF"/>
    <w:rsid w:val="009356AB"/>
    <w:rsid w:val="0095305D"/>
    <w:rsid w:val="00965422"/>
    <w:rsid w:val="0097160D"/>
    <w:rsid w:val="00982172"/>
    <w:rsid w:val="009B173C"/>
    <w:rsid w:val="009B5F58"/>
    <w:rsid w:val="009D3747"/>
    <w:rsid w:val="009E1DE7"/>
    <w:rsid w:val="00A013A0"/>
    <w:rsid w:val="00A25D62"/>
    <w:rsid w:val="00A43ABF"/>
    <w:rsid w:val="00A7662F"/>
    <w:rsid w:val="00AA383B"/>
    <w:rsid w:val="00AC6A3F"/>
    <w:rsid w:val="00AD3CCE"/>
    <w:rsid w:val="00AE5F54"/>
    <w:rsid w:val="00AF5C96"/>
    <w:rsid w:val="00B16449"/>
    <w:rsid w:val="00B26794"/>
    <w:rsid w:val="00B34BA0"/>
    <w:rsid w:val="00B422A1"/>
    <w:rsid w:val="00B45CF6"/>
    <w:rsid w:val="00B56168"/>
    <w:rsid w:val="00B648DC"/>
    <w:rsid w:val="00B671FD"/>
    <w:rsid w:val="00B85533"/>
    <w:rsid w:val="00B97FDB"/>
    <w:rsid w:val="00BC33E2"/>
    <w:rsid w:val="00BD7C91"/>
    <w:rsid w:val="00BE4C80"/>
    <w:rsid w:val="00BF3E1B"/>
    <w:rsid w:val="00C562B4"/>
    <w:rsid w:val="00C64092"/>
    <w:rsid w:val="00C74A8D"/>
    <w:rsid w:val="00C76284"/>
    <w:rsid w:val="00C8476A"/>
    <w:rsid w:val="00C95685"/>
    <w:rsid w:val="00CB7CF6"/>
    <w:rsid w:val="00CE2201"/>
    <w:rsid w:val="00CF06F7"/>
    <w:rsid w:val="00CF2335"/>
    <w:rsid w:val="00CF26A5"/>
    <w:rsid w:val="00D10962"/>
    <w:rsid w:val="00D11698"/>
    <w:rsid w:val="00D21815"/>
    <w:rsid w:val="00D27004"/>
    <w:rsid w:val="00D32D06"/>
    <w:rsid w:val="00D42639"/>
    <w:rsid w:val="00D44442"/>
    <w:rsid w:val="00D52013"/>
    <w:rsid w:val="00D658D4"/>
    <w:rsid w:val="00D66F2D"/>
    <w:rsid w:val="00D8337C"/>
    <w:rsid w:val="00D86B52"/>
    <w:rsid w:val="00D95FAB"/>
    <w:rsid w:val="00DA29E7"/>
    <w:rsid w:val="00DA7201"/>
    <w:rsid w:val="00DD1097"/>
    <w:rsid w:val="00DF3B98"/>
    <w:rsid w:val="00DF651D"/>
    <w:rsid w:val="00E014DE"/>
    <w:rsid w:val="00E020FF"/>
    <w:rsid w:val="00E068C2"/>
    <w:rsid w:val="00E2310A"/>
    <w:rsid w:val="00E34AEA"/>
    <w:rsid w:val="00E459DB"/>
    <w:rsid w:val="00E53E43"/>
    <w:rsid w:val="00E91618"/>
    <w:rsid w:val="00E95AC7"/>
    <w:rsid w:val="00E966A4"/>
    <w:rsid w:val="00F01212"/>
    <w:rsid w:val="00F10977"/>
    <w:rsid w:val="00F26E81"/>
    <w:rsid w:val="00F32B6D"/>
    <w:rsid w:val="00F41F1F"/>
    <w:rsid w:val="00F435C3"/>
    <w:rsid w:val="00F60823"/>
    <w:rsid w:val="00F65D61"/>
    <w:rsid w:val="00F738DE"/>
    <w:rsid w:val="00F73A4A"/>
    <w:rsid w:val="00F756C1"/>
    <w:rsid w:val="00F826E6"/>
    <w:rsid w:val="00F90FDF"/>
    <w:rsid w:val="00F93A0B"/>
    <w:rsid w:val="00FA6DE1"/>
    <w:rsid w:val="00FB60D5"/>
    <w:rsid w:val="00FC537F"/>
    <w:rsid w:val="00FC739C"/>
    <w:rsid w:val="00FE1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D0D7"/>
  <w15:chartTrackingRefBased/>
  <w15:docId w15:val="{566E1438-275F-4C15-A49D-3FD472985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C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6B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A72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72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72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72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720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A72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3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BC912-99D9-4EBB-846F-AF1C17080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467</Words>
  <Characters>3230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>Nemzeti Útdíjfizetési Szolgáltató Zrt.</Company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Mórocz Aliz</dc:creator>
  <cp:keywords/>
  <dc:description/>
  <cp:lastModifiedBy>Leskó János dr.</cp:lastModifiedBy>
  <cp:revision>2</cp:revision>
  <dcterms:created xsi:type="dcterms:W3CDTF">2026-06-16T21:08:00Z</dcterms:created>
  <dcterms:modified xsi:type="dcterms:W3CDTF">2026-06-16T21:08:00Z</dcterms:modified>
</cp:coreProperties>
</file>